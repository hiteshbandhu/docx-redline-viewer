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w="http://schemas.openxmlformats.org/wordprocessingml/2006/main" xmlns:r="http://schemas.openxmlformats.org/officeDocument/2006/relationships" xmlns:a="http://schemas.openxmlformats.org/drawingml/2006/main">
  <w:body>
    <w:p>
      <w:r>
        <w:t xml:space="preserve">Original text </w:t>
      </w:r>
      <w:ins w:id="1" w:author="Alice" w:date="2024-01-01T00:00:00Z">
        <w:r>
          <w:t>inserted text</w:t>
        </w:r>
      </w:ins>
      <w:r>
        <w:t xml:space="preserve"> and </w:t>
      </w:r>
      <w:del w:id="2" w:author="Alice" w:date="2024-01-01T00:00:00Z">
        <w:r>
          <w:delText>deleted text</w:delText>
        </w:r>
      </w:del>
    </w:p>
    <w:sectPr/>
  </w:body>
</w:document>
</file>

<file path=word/_rels/document.xml.rels><?xml version="1.0" encoding="UTF-8" standalone="yes"?>
<Relationships xmlns="http://schemas.openxmlformats.org/package/2006/relationships">
</Relationships>
</file>